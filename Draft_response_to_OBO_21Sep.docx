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8CD" w14:textId="77777777" w:rsidR="0057535C" w:rsidRDefault="0057535C" w:rsidP="0057535C">
      <w:r>
        <w:t>Response to OBO review:</w:t>
      </w:r>
    </w:p>
    <w:p w14:paraId="3F19F675" w14:textId="77777777" w:rsidR="0057535C" w:rsidRPr="00AB3542" w:rsidRDefault="0057535C" w:rsidP="0057535C">
      <w:pPr>
        <w:pStyle w:val="ListParagraph"/>
        <w:numPr>
          <w:ilvl w:val="0"/>
          <w:numId w:val="1"/>
        </w:numPr>
        <w:spacing w:after="100" w:afterAutospacing="1" w:line="240" w:lineRule="auto"/>
        <w:rPr>
          <w:rFonts w:ascii="Segoe UI" w:eastAsia="Times New Roman" w:hAnsi="Segoe UI" w:cs="Segoe UI"/>
          <w:i/>
          <w:iCs/>
          <w:color w:val="1F2328"/>
          <w:kern w:val="0"/>
          <w:sz w:val="21"/>
          <w:szCs w:val="21"/>
          <w14:ligatures w14:val="none"/>
        </w:rPr>
      </w:pPr>
      <w:r w:rsidRPr="00AB3542">
        <w:rPr>
          <w:rFonts w:ascii="Segoe UI" w:eastAsia="Times New Roman" w:hAnsi="Segoe UI" w:cs="Segoe UI"/>
          <w:i/>
          <w:iCs/>
          <w:color w:val="1F2328"/>
          <w:kern w:val="0"/>
          <w:sz w:val="21"/>
          <w:szCs w:val="21"/>
          <w14:ligatures w14:val="none"/>
        </w:rPr>
        <w:t>“I would like to understand the use case of RTO as there are ontologies for medical action like MAXO that do already contain radiation therapy </w:t>
      </w:r>
      <w:hyperlink r:id="rId5" w:history="1">
        <w:r w:rsidRPr="00AB3542">
          <w:rPr>
            <w:rFonts w:ascii="Segoe UI" w:eastAsia="Times New Roman" w:hAnsi="Segoe UI" w:cs="Segoe UI"/>
            <w:i/>
            <w:iCs/>
            <w:color w:val="0000FF"/>
            <w:kern w:val="0"/>
            <w:sz w:val="21"/>
            <w:szCs w:val="21"/>
            <w:u w:val="single"/>
            <w14:ligatures w14:val="none"/>
          </w:rPr>
          <w:t>http://purl.obolibrary.org/obo/MAXO_0000014</w:t>
        </w:r>
      </w:hyperlink>
      <w:r w:rsidRPr="00AB3542">
        <w:rPr>
          <w:rFonts w:ascii="Segoe UI" w:eastAsia="Times New Roman" w:hAnsi="Segoe UI" w:cs="Segoe UI"/>
          <w:i/>
          <w:iCs/>
          <w:color w:val="1F2328"/>
          <w:kern w:val="0"/>
          <w:sz w:val="21"/>
          <w:szCs w:val="21"/>
          <w14:ligatures w14:val="none"/>
        </w:rPr>
        <w:t>, however I do understand that RTO also takes from different areas and joins them up. Having the purpose added to the description would therefore help users (and me) understand what the purpose of the ontology is.”</w:t>
      </w:r>
    </w:p>
    <w:p w14:paraId="6210B301" w14:textId="77777777" w:rsidR="0057535C" w:rsidRDefault="0057535C" w:rsidP="0057535C">
      <w:pPr>
        <w:spacing w:after="100" w:afterAutospacing="1" w:line="240" w:lineRule="auto"/>
        <w:rPr>
          <w:rFonts w:ascii="Segoe UI" w:eastAsia="Times New Roman" w:hAnsi="Segoe UI" w:cs="Segoe UI"/>
          <w:color w:val="1F2328"/>
          <w:kern w:val="0"/>
          <w:sz w:val="21"/>
          <w:szCs w:val="21"/>
          <w14:ligatures w14:val="none"/>
        </w:rPr>
      </w:pPr>
      <w:r w:rsidRPr="001E608E">
        <w:rPr>
          <w:rFonts w:ascii="Segoe UI" w:eastAsia="Times New Roman" w:hAnsi="Segoe UI" w:cs="Segoe UI"/>
          <w:color w:val="1F2328"/>
          <w:kern w:val="0"/>
          <w:sz w:val="21"/>
          <w:szCs w:val="21"/>
          <w14:ligatures w14:val="none"/>
        </w:rPr>
        <w:t>Response:</w:t>
      </w:r>
      <w:r>
        <w:rPr>
          <w:rFonts w:ascii="Segoe UI" w:eastAsia="Times New Roman" w:hAnsi="Segoe UI" w:cs="Segoe UI"/>
          <w:color w:val="1F2328"/>
          <w:kern w:val="0"/>
          <w:sz w:val="21"/>
          <w:szCs w:val="21"/>
          <w14:ligatures w14:val="none"/>
        </w:rPr>
        <w:t xml:space="preserve"> Radiation Therapy Ontology is designed to meet several needs.  First is the need to provide ontological support for the FHIR implementation of radiation oncology terms.  Second is the realization that nearly all radiation oncology data are in separate SQL databases with no means of communication between them.  Rationalizing them through a formal ontology is the most efficient means for providing a means for the larger community datasets to be generally useful.  Third, radiation therapy is one of three major components of cancer therapy.  RTO is designed to allow medical and surgical oncologists, as well as the genetics community, to make use of the concepts and data of this field.  For each of these targets of RTO, none of the other ontologies provides enough domain knowledge.</w:t>
      </w:r>
    </w:p>
    <w:p w14:paraId="35B018A9" w14:textId="77777777" w:rsidR="0057535C" w:rsidRPr="000E6DAD" w:rsidRDefault="0057535C" w:rsidP="0057535C">
      <w:pPr>
        <w:pStyle w:val="ListParagraph"/>
        <w:numPr>
          <w:ilvl w:val="0"/>
          <w:numId w:val="1"/>
        </w:numPr>
        <w:spacing w:after="100" w:afterAutospacing="1" w:line="240" w:lineRule="auto"/>
        <w:rPr>
          <w:rFonts w:ascii="Segoe UI" w:eastAsia="Times New Roman" w:hAnsi="Segoe UI" w:cs="Segoe UI"/>
          <w:i/>
          <w:iCs/>
          <w:color w:val="1F2328"/>
          <w:kern w:val="0"/>
          <w:sz w:val="21"/>
          <w:szCs w:val="21"/>
          <w14:ligatures w14:val="none"/>
        </w:rPr>
      </w:pPr>
      <w:r w:rsidRPr="000E6DAD">
        <w:rPr>
          <w:rFonts w:ascii="Segoe UI" w:hAnsi="Segoe UI" w:cs="Segoe UI"/>
          <w:i/>
          <w:iCs/>
          <w:color w:val="1F2328"/>
          <w:sz w:val="21"/>
          <w:szCs w:val="21"/>
          <w:shd w:val="clear" w:color="auto" w:fill="FFFFFF"/>
        </w:rPr>
        <w:t xml:space="preserve">“There seems to be some import files that bring in </w:t>
      </w:r>
      <w:proofErr w:type="spellStart"/>
      <w:proofErr w:type="gramStart"/>
      <w:r w:rsidRPr="000E6DAD">
        <w:rPr>
          <w:rFonts w:ascii="Segoe UI" w:hAnsi="Segoe UI" w:cs="Segoe UI"/>
          <w:i/>
          <w:iCs/>
          <w:color w:val="1F2328"/>
          <w:sz w:val="21"/>
          <w:szCs w:val="21"/>
          <w:shd w:val="clear" w:color="auto" w:fill="FFFFFF"/>
        </w:rPr>
        <w:t>non native</w:t>
      </w:r>
      <w:proofErr w:type="spellEnd"/>
      <w:proofErr w:type="gramEnd"/>
      <w:r w:rsidRPr="000E6DAD">
        <w:rPr>
          <w:rFonts w:ascii="Segoe UI" w:hAnsi="Segoe UI" w:cs="Segoe UI"/>
          <w:i/>
          <w:iCs/>
          <w:color w:val="1F2328"/>
          <w:sz w:val="21"/>
          <w:szCs w:val="21"/>
          <w:shd w:val="clear" w:color="auto" w:fill="FFFFFF"/>
        </w:rPr>
        <w:t xml:space="preserve"> terms (</w:t>
      </w:r>
      <w:proofErr w:type="spellStart"/>
      <w:r w:rsidRPr="000E6DAD">
        <w:rPr>
          <w:rFonts w:ascii="Segoe UI" w:hAnsi="Segoe UI" w:cs="Segoe UI"/>
          <w:i/>
          <w:iCs/>
          <w:color w:val="1F2328"/>
          <w:sz w:val="21"/>
          <w:szCs w:val="21"/>
          <w:shd w:val="clear" w:color="auto" w:fill="FFFFFF"/>
        </w:rPr>
        <w:t>eg</w:t>
      </w:r>
      <w:proofErr w:type="spellEnd"/>
      <w:r w:rsidRPr="000E6DAD">
        <w:rPr>
          <w:rFonts w:ascii="Segoe UI" w:hAnsi="Segoe UI" w:cs="Segoe UI"/>
          <w:i/>
          <w:iCs/>
          <w:color w:val="1F2328"/>
          <w:sz w:val="21"/>
          <w:szCs w:val="21"/>
          <w:shd w:val="clear" w:color="auto" w:fill="FFFFFF"/>
        </w:rPr>
        <w:t xml:space="preserve"> obi_import.txt bringing in BFO, IAO, PATO terms), I would recommend instead directly importing from source ontologies (which also is brought in).”</w:t>
      </w:r>
    </w:p>
    <w:p w14:paraId="3FAEE96E" w14:textId="037DBCF8" w:rsidR="0057535C" w:rsidRDefault="0057535C" w:rsidP="00B66896">
      <w:pPr>
        <w:spacing w:after="100" w:afterAutospacing="1" w:line="240" w:lineRule="auto"/>
        <w:rPr>
          <w:rFonts w:ascii="Segoe UI" w:eastAsia="Times New Roman" w:hAnsi="Segoe UI" w:cs="Segoe UI"/>
          <w:color w:val="1F2328"/>
          <w:kern w:val="0"/>
          <w:sz w:val="21"/>
          <w:szCs w:val="21"/>
          <w14:ligatures w14:val="none"/>
        </w:rPr>
      </w:pPr>
      <w:del w:id="0" w:author="Andre Dekker" w:date="2025-08-11T17:03:00Z" w16du:dateUtc="2025-08-11T15:03:00Z">
        <w:r w:rsidDel="001A20E3">
          <w:rPr>
            <w:rFonts w:ascii="Segoe UI" w:eastAsia="Times New Roman" w:hAnsi="Segoe UI" w:cs="Segoe UI"/>
            <w:color w:val="1F2328"/>
            <w:kern w:val="0"/>
            <w:sz w:val="21"/>
            <w:szCs w:val="21"/>
            <w14:ligatures w14:val="none"/>
          </w:rPr>
          <w:delText>????</w:delText>
        </w:r>
      </w:del>
      <w:ins w:id="1" w:author="Andre Dekker" w:date="2025-08-11T17:03:00Z" w16du:dateUtc="2025-08-11T15:03:00Z">
        <w:r w:rsidR="001A20E3">
          <w:rPr>
            <w:rFonts w:ascii="Segoe UI" w:eastAsia="Times New Roman" w:hAnsi="Segoe UI" w:cs="Segoe UI"/>
            <w:color w:val="1F2328"/>
            <w:kern w:val="0"/>
            <w:sz w:val="21"/>
            <w:szCs w:val="21"/>
            <w14:ligatures w14:val="none"/>
          </w:rPr>
          <w:t xml:space="preserve">The reason </w:t>
        </w:r>
      </w:ins>
      <w:ins w:id="2" w:author="Andre Dekker" w:date="2025-08-17T18:43:00Z" w16du:dateUtc="2025-08-17T16:43:00Z">
        <w:r w:rsidR="00B66896">
          <w:rPr>
            <w:rFonts w:ascii="Segoe UI" w:eastAsia="Times New Roman" w:hAnsi="Segoe UI" w:cs="Segoe UI"/>
            <w:color w:val="1F2328"/>
            <w:kern w:val="0"/>
            <w:sz w:val="21"/>
            <w:szCs w:val="21"/>
            <w14:ligatures w14:val="none"/>
          </w:rPr>
          <w:t xml:space="preserve">for this is that we are using ODK to manage our ontology. </w:t>
        </w:r>
      </w:ins>
      <w:ins w:id="3" w:author="Andre Dekker" w:date="2025-08-17T18:44:00Z" w16du:dateUtc="2025-08-17T16:44:00Z">
        <w:r w:rsidR="00B66896">
          <w:rPr>
            <w:rFonts w:ascii="Segoe UI" w:eastAsia="Times New Roman" w:hAnsi="Segoe UI" w:cs="Segoe UI"/>
            <w:color w:val="1F2328"/>
            <w:kern w:val="0"/>
            <w:sz w:val="21"/>
            <w:szCs w:val="21"/>
            <w14:ligatures w14:val="none"/>
          </w:rPr>
          <w:t xml:space="preserve">Upon import of relevant terms, we need to import a large part of the hierarchy (basically until a term of BFO or another ontology is </w:t>
        </w:r>
      </w:ins>
      <w:ins w:id="4" w:author="Andre Dekker" w:date="2025-08-17T18:45:00Z" w16du:dateUtc="2025-08-17T16:45:00Z">
        <w:r w:rsidR="00B66896">
          <w:rPr>
            <w:rFonts w:ascii="Segoe UI" w:eastAsia="Times New Roman" w:hAnsi="Segoe UI" w:cs="Segoe UI"/>
            <w:color w:val="1F2328"/>
            <w:kern w:val="0"/>
            <w:sz w:val="21"/>
            <w:szCs w:val="21"/>
            <w14:ligatures w14:val="none"/>
          </w:rPr>
          <w:t>imported) as otherwise the hierarchy of out ontology is incorrect</w:t>
        </w:r>
      </w:ins>
      <w:ins w:id="5" w:author="Andre Dekker" w:date="2025-08-17T18:46:00Z" w16du:dateUtc="2025-08-17T16:46:00Z">
        <w:r w:rsidR="00B66896">
          <w:rPr>
            <w:rFonts w:ascii="Segoe UI" w:eastAsia="Times New Roman" w:hAnsi="Segoe UI" w:cs="Segoe UI"/>
            <w:color w:val="1F2328"/>
            <w:kern w:val="0"/>
            <w:sz w:val="21"/>
            <w:szCs w:val="21"/>
            <w14:ligatures w14:val="none"/>
          </w:rPr>
          <w:t xml:space="preserve"> (the superclass axiom is not imported)</w:t>
        </w:r>
      </w:ins>
      <w:ins w:id="6" w:author="Andre Dekker" w:date="2025-08-17T18:45:00Z" w16du:dateUtc="2025-08-17T16:45:00Z">
        <w:r w:rsidR="00B66896">
          <w:rPr>
            <w:rFonts w:ascii="Segoe UI" w:eastAsia="Times New Roman" w:hAnsi="Segoe UI" w:cs="Segoe UI"/>
            <w:color w:val="1F2328"/>
            <w:kern w:val="0"/>
            <w:sz w:val="21"/>
            <w:szCs w:val="21"/>
            <w14:ligatures w14:val="none"/>
          </w:rPr>
          <w:t>. As such we import BFO (an</w:t>
        </w:r>
      </w:ins>
      <w:ins w:id="7" w:author="Andre Dekker" w:date="2025-08-17T18:46:00Z" w16du:dateUtc="2025-08-17T16:46:00Z">
        <w:r w:rsidR="00B66896">
          <w:rPr>
            <w:rFonts w:ascii="Segoe UI" w:eastAsia="Times New Roman" w:hAnsi="Segoe UI" w:cs="Segoe UI"/>
            <w:color w:val="1F2328"/>
            <w:kern w:val="0"/>
            <w:sz w:val="21"/>
            <w:szCs w:val="21"/>
            <w14:ligatures w14:val="none"/>
          </w:rPr>
          <w:t>d</w:t>
        </w:r>
      </w:ins>
      <w:ins w:id="8" w:author="Andre Dekker" w:date="2025-08-17T18:45:00Z" w16du:dateUtc="2025-08-17T16:45:00Z">
        <w:r w:rsidR="00B66896">
          <w:rPr>
            <w:rFonts w:ascii="Segoe UI" w:eastAsia="Times New Roman" w:hAnsi="Segoe UI" w:cs="Segoe UI"/>
            <w:color w:val="1F2328"/>
            <w:kern w:val="0"/>
            <w:sz w:val="21"/>
            <w:szCs w:val="21"/>
            <w14:ligatures w14:val="none"/>
          </w:rPr>
          <w:t xml:space="preserve"> other) terms from a multitude of ontologies. A second reason to b</w:t>
        </w:r>
      </w:ins>
      <w:ins w:id="9" w:author="Andre Dekker" w:date="2025-08-17T18:46:00Z" w16du:dateUtc="2025-08-17T16:46:00Z">
        <w:r w:rsidR="00B66896">
          <w:rPr>
            <w:rFonts w:ascii="Segoe UI" w:eastAsia="Times New Roman" w:hAnsi="Segoe UI" w:cs="Segoe UI"/>
            <w:color w:val="1F2328"/>
            <w:kern w:val="0"/>
            <w:sz w:val="21"/>
            <w:szCs w:val="21"/>
            <w14:ligatures w14:val="none"/>
          </w:rPr>
          <w:t xml:space="preserve">ring in non-native terms is that Ontology A may not follow BFO completely </w:t>
        </w:r>
      </w:ins>
      <w:ins w:id="10" w:author="Andre Dekker" w:date="2025-08-17T18:47:00Z" w16du:dateUtc="2025-08-17T16:47:00Z">
        <w:r w:rsidR="00B66896">
          <w:rPr>
            <w:rFonts w:ascii="Segoe UI" w:eastAsia="Times New Roman" w:hAnsi="Segoe UI" w:cs="Segoe UI"/>
            <w:color w:val="1F2328"/>
            <w:kern w:val="0"/>
            <w:sz w:val="21"/>
            <w:szCs w:val="21"/>
            <w14:ligatures w14:val="none"/>
          </w:rPr>
          <w:t xml:space="preserve">(e.g. not defined a superclass axiom) </w:t>
        </w:r>
      </w:ins>
      <w:ins w:id="11" w:author="Andre Dekker" w:date="2025-08-17T18:46:00Z" w16du:dateUtc="2025-08-17T16:46:00Z">
        <w:r w:rsidR="00B66896">
          <w:rPr>
            <w:rFonts w:ascii="Segoe UI" w:eastAsia="Times New Roman" w:hAnsi="Segoe UI" w:cs="Segoe UI"/>
            <w:color w:val="1F2328"/>
            <w:kern w:val="0"/>
            <w:sz w:val="21"/>
            <w:szCs w:val="21"/>
            <w14:ligatures w14:val="none"/>
          </w:rPr>
          <w:t>which Ontology B has corrected</w:t>
        </w:r>
      </w:ins>
      <w:ins w:id="12" w:author="Andre Dekker" w:date="2025-08-17T18:47:00Z" w16du:dateUtc="2025-08-17T16:47:00Z">
        <w:r w:rsidR="00B66896">
          <w:rPr>
            <w:rFonts w:ascii="Segoe UI" w:eastAsia="Times New Roman" w:hAnsi="Segoe UI" w:cs="Segoe UI"/>
            <w:color w:val="1F2328"/>
            <w:kern w:val="0"/>
            <w:sz w:val="21"/>
            <w:szCs w:val="21"/>
            <w14:ligatures w14:val="none"/>
          </w:rPr>
          <w:t>. We then import the Ontology A concept from Ontology B, otherwise our hierarchy does not follow BFO.</w:t>
        </w:r>
      </w:ins>
    </w:p>
    <w:p w14:paraId="343DF93A" w14:textId="77777777" w:rsidR="0057535C" w:rsidRPr="00CD5AC3" w:rsidRDefault="0057535C" w:rsidP="0057535C">
      <w:pPr>
        <w:pStyle w:val="ListParagraph"/>
        <w:numPr>
          <w:ilvl w:val="0"/>
          <w:numId w:val="1"/>
        </w:numPr>
        <w:spacing w:after="100" w:afterAutospacing="1" w:line="240" w:lineRule="auto"/>
        <w:rPr>
          <w:rFonts w:ascii="Segoe UI" w:eastAsia="Times New Roman" w:hAnsi="Segoe UI" w:cs="Segoe UI"/>
          <w:i/>
          <w:iCs/>
          <w:color w:val="1F2328"/>
          <w:kern w:val="0"/>
          <w:sz w:val="21"/>
          <w:szCs w:val="21"/>
          <w14:ligatures w14:val="none"/>
        </w:rPr>
      </w:pPr>
      <w:r w:rsidRPr="00CD5AC3">
        <w:rPr>
          <w:rFonts w:ascii="Segoe UI" w:hAnsi="Segoe UI" w:cs="Segoe UI"/>
          <w:i/>
          <w:iCs/>
          <w:color w:val="1F2328"/>
          <w:sz w:val="21"/>
          <w:szCs w:val="21"/>
          <w:shd w:val="clear" w:color="auto" w:fill="FFFFFF"/>
        </w:rPr>
        <w:t xml:space="preserve">“There is also an odd case where alpha decay is under RTO </w:t>
      </w:r>
      <w:proofErr w:type="gramStart"/>
      <w:r w:rsidRPr="00CD5AC3">
        <w:rPr>
          <w:rFonts w:ascii="Segoe UI" w:hAnsi="Segoe UI" w:cs="Segoe UI"/>
          <w:i/>
          <w:iCs/>
          <w:color w:val="1F2328"/>
          <w:sz w:val="21"/>
          <w:szCs w:val="21"/>
          <w:shd w:val="clear" w:color="auto" w:fill="FFFFFF"/>
        </w:rPr>
        <w:t>namespace</w:t>
      </w:r>
      <w:proofErr w:type="gramEnd"/>
      <w:r w:rsidRPr="00CD5AC3">
        <w:rPr>
          <w:rFonts w:ascii="Segoe UI" w:hAnsi="Segoe UI" w:cs="Segoe UI"/>
          <w:i/>
          <w:iCs/>
          <w:color w:val="1F2328"/>
          <w:sz w:val="21"/>
          <w:szCs w:val="21"/>
          <w:shd w:val="clear" w:color="auto" w:fill="FFFFFF"/>
        </w:rPr>
        <w:t xml:space="preserve"> but beta decay is under RBO namespace, and on that note, why is beta decay is declared in the ontology rather than imported from RBO?”</w:t>
      </w:r>
    </w:p>
    <w:p w14:paraId="04334674" w14:textId="77777777" w:rsidR="00E41615" w:rsidRDefault="00E41615" w:rsidP="0057535C">
      <w:pPr>
        <w:spacing w:after="100" w:afterAutospacing="1" w:line="240" w:lineRule="auto"/>
        <w:rPr>
          <w:ins w:id="13" w:author="Mark Phillips" w:date="2025-09-21T08:30:00Z" w16du:dateUtc="2025-09-21T15:30:00Z"/>
          <w:rFonts w:ascii="Segoe UI" w:eastAsia="Times New Roman" w:hAnsi="Segoe UI" w:cs="Segoe UI"/>
          <w:color w:val="1F2328"/>
          <w:kern w:val="0"/>
          <w:sz w:val="21"/>
          <w:szCs w:val="21"/>
          <w14:ligatures w14:val="none"/>
        </w:rPr>
      </w:pPr>
      <w:ins w:id="14" w:author="Mark Phillips" w:date="2025-09-21T08:30:00Z" w16du:dateUtc="2025-09-21T15:30:00Z">
        <w:r>
          <w:rPr>
            <w:rFonts w:ascii="Segoe UI" w:eastAsia="Times New Roman" w:hAnsi="Segoe UI" w:cs="Segoe UI"/>
            <w:color w:val="1F2328"/>
            <w:kern w:val="0"/>
            <w:sz w:val="21"/>
            <w:szCs w:val="21"/>
            <w14:ligatures w14:val="none"/>
          </w:rPr>
          <w:t>This has been corrected. Both classes are now imported from RBO.</w:t>
        </w:r>
      </w:ins>
    </w:p>
    <w:p w14:paraId="488EFEDC" w14:textId="46D21317" w:rsidR="0057535C" w:rsidRDefault="0057535C" w:rsidP="0057535C">
      <w:pPr>
        <w:spacing w:after="100" w:afterAutospacing="1" w:line="240" w:lineRule="auto"/>
        <w:rPr>
          <w:rFonts w:ascii="Segoe UI" w:eastAsia="Times New Roman" w:hAnsi="Segoe UI" w:cs="Segoe UI"/>
          <w:color w:val="1F2328"/>
          <w:kern w:val="0"/>
          <w:sz w:val="21"/>
          <w:szCs w:val="21"/>
          <w14:ligatures w14:val="none"/>
        </w:rPr>
      </w:pPr>
      <w:del w:id="15" w:author="Mark Phillips" w:date="2025-09-21T08:29:00Z" w16du:dateUtc="2025-09-21T15:29:00Z">
        <w:r w:rsidDel="00E41615">
          <w:rPr>
            <w:rFonts w:ascii="Segoe UI" w:eastAsia="Times New Roman" w:hAnsi="Segoe UI" w:cs="Segoe UI"/>
            <w:color w:val="1F2328"/>
            <w:kern w:val="0"/>
            <w:sz w:val="21"/>
            <w:szCs w:val="21"/>
            <w14:ligatures w14:val="none"/>
          </w:rPr>
          <w:delText>This highlights a confusing discrepancy that we need to resolve with RBO.  They have these radioactive decay processes as a child of planned process which it cannot be.  So, while the classes of alpha and beta decay are useful to us, their definition as children of planned processes is not correct</w:delText>
        </w:r>
      </w:del>
      <w:r>
        <w:rPr>
          <w:rFonts w:ascii="Segoe UI" w:eastAsia="Times New Roman" w:hAnsi="Segoe UI" w:cs="Segoe UI"/>
          <w:color w:val="1F2328"/>
          <w:kern w:val="0"/>
          <w:sz w:val="21"/>
          <w:szCs w:val="21"/>
          <w14:ligatures w14:val="none"/>
        </w:rPr>
        <w:t>.</w:t>
      </w:r>
    </w:p>
    <w:p w14:paraId="30D42121" w14:textId="77777777" w:rsidR="0057535C" w:rsidRPr="00AB3542" w:rsidRDefault="0057535C" w:rsidP="0057535C">
      <w:pPr>
        <w:pStyle w:val="ListParagraph"/>
        <w:numPr>
          <w:ilvl w:val="0"/>
          <w:numId w:val="1"/>
        </w:numPr>
        <w:spacing w:after="100" w:afterAutospacing="1" w:line="240" w:lineRule="auto"/>
        <w:rPr>
          <w:rFonts w:ascii="Segoe UI" w:eastAsia="Times New Roman" w:hAnsi="Segoe UI" w:cs="Segoe UI"/>
          <w:i/>
          <w:iCs/>
          <w:color w:val="1F2328"/>
          <w:kern w:val="0"/>
          <w:sz w:val="21"/>
          <w:szCs w:val="21"/>
          <w14:ligatures w14:val="none"/>
        </w:rPr>
      </w:pPr>
      <w:r w:rsidRPr="00AB3542">
        <w:rPr>
          <w:rFonts w:ascii="Segoe UI" w:eastAsia="Times New Roman" w:hAnsi="Segoe UI" w:cs="Segoe UI"/>
          <w:i/>
          <w:iCs/>
          <w:color w:val="1F2328"/>
          <w:kern w:val="0"/>
          <w:sz w:val="21"/>
          <w:szCs w:val="21"/>
          <w14:ligatures w14:val="none"/>
        </w:rPr>
        <w:t xml:space="preserve">“There </w:t>
      </w:r>
      <w:proofErr w:type="gramStart"/>
      <w:r w:rsidRPr="00AB3542">
        <w:rPr>
          <w:rFonts w:ascii="Segoe UI" w:eastAsia="Times New Roman" w:hAnsi="Segoe UI" w:cs="Segoe UI"/>
          <w:i/>
          <w:iCs/>
          <w:color w:val="1F2328"/>
          <w:kern w:val="0"/>
          <w:sz w:val="21"/>
          <w:szCs w:val="21"/>
          <w14:ligatures w14:val="none"/>
        </w:rPr>
        <w:t>is</w:t>
      </w:r>
      <w:proofErr w:type="gramEnd"/>
      <w:r w:rsidRPr="00AB3542">
        <w:rPr>
          <w:rFonts w:ascii="Segoe UI" w:eastAsia="Times New Roman" w:hAnsi="Segoe UI" w:cs="Segoe UI"/>
          <w:i/>
          <w:iCs/>
          <w:color w:val="1F2328"/>
          <w:kern w:val="0"/>
          <w:sz w:val="21"/>
          <w:szCs w:val="21"/>
          <w14:ligatures w14:val="none"/>
        </w:rPr>
        <w:t xml:space="preserve"> also overlaps with RBO (</w:t>
      </w:r>
      <w:proofErr w:type="spellStart"/>
      <w:r w:rsidRPr="00AB3542">
        <w:rPr>
          <w:rFonts w:ascii="Segoe UI" w:eastAsia="Times New Roman" w:hAnsi="Segoe UI" w:cs="Segoe UI"/>
          <w:i/>
          <w:iCs/>
          <w:color w:val="1F2328"/>
          <w:kern w:val="0"/>
          <w:sz w:val="21"/>
          <w:szCs w:val="21"/>
          <w14:ligatures w14:val="none"/>
        </w:rPr>
        <w:t>eg</w:t>
      </w:r>
      <w:proofErr w:type="spellEnd"/>
      <w:r w:rsidRPr="00AB3542">
        <w:rPr>
          <w:rFonts w:ascii="Segoe UI" w:eastAsia="Times New Roman" w:hAnsi="Segoe UI" w:cs="Segoe UI"/>
          <w:i/>
          <w:iCs/>
          <w:color w:val="1F2328"/>
          <w:kern w:val="0"/>
          <w:sz w:val="21"/>
          <w:szCs w:val="21"/>
          <w14:ligatures w14:val="none"/>
        </w:rPr>
        <w:t xml:space="preserve"> radiation source). Not saying that that is wrong as there might be reasons for replicate where modelling choices are not in agreement and the application of this requires certain modelling </w:t>
      </w:r>
      <w:proofErr w:type="gramStart"/>
      <w:r w:rsidRPr="00AB3542">
        <w:rPr>
          <w:rFonts w:ascii="Segoe UI" w:eastAsia="Times New Roman" w:hAnsi="Segoe UI" w:cs="Segoe UI"/>
          <w:i/>
          <w:iCs/>
          <w:color w:val="1F2328"/>
          <w:kern w:val="0"/>
          <w:sz w:val="21"/>
          <w:szCs w:val="21"/>
          <w14:ligatures w14:val="none"/>
        </w:rPr>
        <w:t>choices, but</w:t>
      </w:r>
      <w:proofErr w:type="gramEnd"/>
      <w:r w:rsidRPr="00AB3542">
        <w:rPr>
          <w:rFonts w:ascii="Segoe UI" w:eastAsia="Times New Roman" w:hAnsi="Segoe UI" w:cs="Segoe UI"/>
          <w:i/>
          <w:iCs/>
          <w:color w:val="1F2328"/>
          <w:kern w:val="0"/>
          <w:sz w:val="21"/>
          <w:szCs w:val="21"/>
          <w14:ligatures w14:val="none"/>
        </w:rPr>
        <w:t xml:space="preserve"> would like to have a reason.”</w:t>
      </w:r>
    </w:p>
    <w:p w14:paraId="5507B558" w14:textId="77777777" w:rsidR="0057535C" w:rsidRDefault="0057535C" w:rsidP="0057535C">
      <w:pPr>
        <w:spacing w:after="100" w:afterAutospacing="1" w:line="240" w:lineRule="auto"/>
        <w:rPr>
          <w:rFonts w:ascii="Segoe UI" w:eastAsia="Times New Roman" w:hAnsi="Segoe UI" w:cs="Segoe UI"/>
          <w:color w:val="1F2328"/>
          <w:kern w:val="0"/>
          <w:sz w:val="21"/>
          <w:szCs w:val="21"/>
          <w14:ligatures w14:val="none"/>
        </w:rPr>
      </w:pPr>
      <w:r>
        <w:rPr>
          <w:rFonts w:ascii="Segoe UI" w:eastAsia="Times New Roman" w:hAnsi="Segoe UI" w:cs="Segoe UI"/>
          <w:color w:val="1F2328"/>
          <w:kern w:val="0"/>
          <w:sz w:val="21"/>
          <w:szCs w:val="21"/>
          <w14:ligatures w14:val="none"/>
        </w:rPr>
        <w:t>Response: RBO radiation source is a material entity, whereas RTO’s radiation source is a manufactured device.  Their definition is too vague for the type of concepts that we need in RTO.</w:t>
      </w:r>
    </w:p>
    <w:p w14:paraId="23C4E050" w14:textId="77777777" w:rsidR="0057535C" w:rsidRPr="00170F5E" w:rsidRDefault="0057535C" w:rsidP="0057535C">
      <w:pPr>
        <w:pStyle w:val="ListParagraph"/>
        <w:numPr>
          <w:ilvl w:val="0"/>
          <w:numId w:val="1"/>
        </w:numPr>
        <w:spacing w:after="100" w:afterAutospacing="1" w:line="240" w:lineRule="auto"/>
        <w:rPr>
          <w:rFonts w:ascii="Segoe UI" w:eastAsia="Times New Roman" w:hAnsi="Segoe UI" w:cs="Segoe UI"/>
          <w:i/>
          <w:iCs/>
          <w:color w:val="1F2328"/>
          <w:kern w:val="0"/>
          <w:sz w:val="21"/>
          <w:szCs w:val="21"/>
          <w14:ligatures w14:val="none"/>
        </w:rPr>
      </w:pPr>
      <w:r w:rsidRPr="00170F5E">
        <w:rPr>
          <w:rFonts w:ascii="Segoe UI" w:hAnsi="Segoe UI" w:cs="Segoe UI"/>
          <w:i/>
          <w:iCs/>
          <w:color w:val="1F2328"/>
          <w:sz w:val="21"/>
          <w:szCs w:val="21"/>
          <w:shd w:val="clear" w:color="auto" w:fill="FFFFFF"/>
        </w:rPr>
        <w:lastRenderedPageBreak/>
        <w:t>“</w:t>
      </w:r>
      <w:proofErr w:type="gramStart"/>
      <w:r w:rsidRPr="00170F5E">
        <w:rPr>
          <w:rFonts w:ascii="Segoe UI" w:hAnsi="Segoe UI" w:cs="Segoe UI"/>
          <w:i/>
          <w:iCs/>
          <w:color w:val="1F2328"/>
          <w:sz w:val="21"/>
          <w:szCs w:val="21"/>
          <w:shd w:val="clear" w:color="auto" w:fill="FFFFFF"/>
        </w:rPr>
        <w:t>Generally</w:t>
      </w:r>
      <w:proofErr w:type="gramEnd"/>
      <w:r w:rsidRPr="00170F5E">
        <w:rPr>
          <w:rFonts w:ascii="Segoe UI" w:hAnsi="Segoe UI" w:cs="Segoe UI"/>
          <w:i/>
          <w:iCs/>
          <w:color w:val="1F2328"/>
          <w:sz w:val="21"/>
          <w:szCs w:val="21"/>
          <w:shd w:val="clear" w:color="auto" w:fill="FFFFFF"/>
        </w:rPr>
        <w:t xml:space="preserve"> terms do not have relationship to each other, I don't know the field enough to properly comment on </w:t>
      </w:r>
      <w:proofErr w:type="gramStart"/>
      <w:r w:rsidRPr="00170F5E">
        <w:rPr>
          <w:rFonts w:ascii="Segoe UI" w:hAnsi="Segoe UI" w:cs="Segoe UI"/>
          <w:i/>
          <w:iCs/>
          <w:color w:val="1F2328"/>
          <w:sz w:val="21"/>
          <w:szCs w:val="21"/>
          <w:shd w:val="clear" w:color="auto" w:fill="FFFFFF"/>
        </w:rPr>
        <w:t>this, but</w:t>
      </w:r>
      <w:proofErr w:type="gramEnd"/>
      <w:r w:rsidRPr="00170F5E">
        <w:rPr>
          <w:rFonts w:ascii="Segoe UI" w:hAnsi="Segoe UI" w:cs="Segoe UI"/>
          <w:i/>
          <w:iCs/>
          <w:color w:val="1F2328"/>
          <w:sz w:val="21"/>
          <w:szCs w:val="21"/>
          <w:shd w:val="clear" w:color="auto" w:fill="FFFFFF"/>
        </w:rPr>
        <w:t xml:space="preserve"> would like to understand the reason for the lack of axioms aside from parent relationship. For example, could there be relationships between the RTO classes under directive information entity?”</w:t>
      </w:r>
    </w:p>
    <w:p w14:paraId="52DE33C1" w14:textId="77777777" w:rsidR="0057535C" w:rsidRDefault="0057535C" w:rsidP="0057535C">
      <w:pPr>
        <w:spacing w:after="100" w:afterAutospacing="1" w:line="240" w:lineRule="auto"/>
        <w:rPr>
          <w:rFonts w:ascii="Segoe UI" w:eastAsia="Times New Roman" w:hAnsi="Segoe UI" w:cs="Segoe UI"/>
          <w:color w:val="1F2328"/>
          <w:kern w:val="0"/>
          <w:sz w:val="21"/>
          <w:szCs w:val="21"/>
          <w14:ligatures w14:val="none"/>
        </w:rPr>
      </w:pPr>
      <w:r>
        <w:rPr>
          <w:rFonts w:ascii="Segoe UI" w:eastAsia="Times New Roman" w:hAnsi="Segoe UI" w:cs="Segoe UI"/>
          <w:color w:val="1F2328"/>
          <w:kern w:val="0"/>
          <w:sz w:val="21"/>
          <w:szCs w:val="21"/>
          <w14:ligatures w14:val="none"/>
        </w:rPr>
        <w:t>We have added more complete properties, particularly with respect to health care processes, material entities, and specifically dependent continuants.</w:t>
      </w:r>
    </w:p>
    <w:p w14:paraId="31745306" w14:textId="77777777" w:rsidR="0057535C" w:rsidRPr="00170F5E" w:rsidRDefault="0057535C" w:rsidP="0057535C">
      <w:pPr>
        <w:pStyle w:val="ListParagraph"/>
        <w:numPr>
          <w:ilvl w:val="0"/>
          <w:numId w:val="1"/>
        </w:numPr>
        <w:spacing w:after="100" w:afterAutospacing="1" w:line="240" w:lineRule="auto"/>
        <w:rPr>
          <w:rFonts w:ascii="Segoe UI" w:hAnsi="Segoe UI" w:cs="Segoe UI"/>
          <w:i/>
          <w:iCs/>
          <w:color w:val="1F2328"/>
          <w:sz w:val="21"/>
          <w:szCs w:val="21"/>
          <w:shd w:val="clear" w:color="auto" w:fill="FFFFFF"/>
        </w:rPr>
      </w:pPr>
      <w:r w:rsidRPr="00170F5E">
        <w:rPr>
          <w:rFonts w:ascii="Segoe UI" w:hAnsi="Segoe UI" w:cs="Segoe UI"/>
          <w:i/>
          <w:iCs/>
          <w:color w:val="1F2328"/>
          <w:sz w:val="21"/>
          <w:szCs w:val="21"/>
          <w:shd w:val="clear" w:color="auto" w:fill="FFFFFF"/>
        </w:rPr>
        <w:t>“Planning target volume should have axioms '</w:t>
      </w:r>
      <w:proofErr w:type="spellStart"/>
      <w:r w:rsidRPr="00170F5E">
        <w:rPr>
          <w:rFonts w:ascii="Segoe UI" w:hAnsi="Segoe UI" w:cs="Segoe UI"/>
          <w:i/>
          <w:iCs/>
          <w:color w:val="1F2328"/>
          <w:sz w:val="21"/>
          <w:szCs w:val="21"/>
          <w:shd w:val="clear" w:color="auto" w:fill="FFFFFF"/>
        </w:rPr>
        <w:t>has_part</w:t>
      </w:r>
      <w:proofErr w:type="spellEnd"/>
      <w:r w:rsidRPr="00170F5E">
        <w:rPr>
          <w:rFonts w:ascii="Segoe UI" w:hAnsi="Segoe UI" w:cs="Segoe UI"/>
          <w:i/>
          <w:iCs/>
          <w:color w:val="1F2328"/>
          <w:sz w:val="21"/>
          <w:szCs w:val="21"/>
          <w:shd w:val="clear" w:color="auto" w:fill="FFFFFF"/>
        </w:rPr>
        <w:t xml:space="preserve"> some "clinical target volume"' and '</w:t>
      </w:r>
      <w:proofErr w:type="spellStart"/>
      <w:r w:rsidRPr="00170F5E">
        <w:rPr>
          <w:rFonts w:ascii="Segoe UI" w:hAnsi="Segoe UI" w:cs="Segoe UI"/>
          <w:i/>
          <w:iCs/>
          <w:color w:val="1F2328"/>
          <w:sz w:val="21"/>
          <w:szCs w:val="21"/>
          <w:shd w:val="clear" w:color="auto" w:fill="FFFFFF"/>
        </w:rPr>
        <w:t>has_part</w:t>
      </w:r>
      <w:proofErr w:type="spellEnd"/>
      <w:r w:rsidRPr="00170F5E">
        <w:rPr>
          <w:rFonts w:ascii="Segoe UI" w:hAnsi="Segoe UI" w:cs="Segoe UI"/>
          <w:i/>
          <w:iCs/>
          <w:color w:val="1F2328"/>
          <w:sz w:val="21"/>
          <w:szCs w:val="21"/>
          <w:shd w:val="clear" w:color="auto" w:fill="FFFFFF"/>
        </w:rPr>
        <w:t xml:space="preserve"> some "gross tumor volume"' by the definition.”</w:t>
      </w:r>
    </w:p>
    <w:p w14:paraId="56A1D3D6" w14:textId="77777777" w:rsidR="0057535C" w:rsidRDefault="0057535C" w:rsidP="0057535C">
      <w:pPr>
        <w:spacing w:after="100" w:afterAutospacing="1" w:line="240" w:lineRule="auto"/>
        <w:rPr>
          <w:rFonts w:ascii="Segoe UI" w:hAnsi="Segoe UI" w:cs="Segoe UI"/>
          <w:color w:val="1F2328"/>
          <w:sz w:val="21"/>
          <w:szCs w:val="21"/>
          <w:shd w:val="clear" w:color="auto" w:fill="FFFFFF"/>
        </w:rPr>
      </w:pPr>
      <w:r>
        <w:rPr>
          <w:rFonts w:ascii="Segoe UI" w:hAnsi="Segoe UI" w:cs="Segoe UI"/>
          <w:color w:val="1F2328"/>
          <w:sz w:val="21"/>
          <w:szCs w:val="21"/>
          <w:shd w:val="clear" w:color="auto" w:fill="FFFFFF"/>
        </w:rPr>
        <w:t>Response: Appropriate object properties have been added.</w:t>
      </w:r>
    </w:p>
    <w:p w14:paraId="19489D99" w14:textId="77777777" w:rsidR="0057535C" w:rsidRDefault="0057535C" w:rsidP="0057535C">
      <w:pPr>
        <w:spacing w:after="100" w:afterAutospacing="1" w:line="240" w:lineRule="auto"/>
        <w:rPr>
          <w:rFonts w:ascii="Segoe UI" w:eastAsia="Times New Roman" w:hAnsi="Segoe UI" w:cs="Segoe UI"/>
          <w:color w:val="1F2328"/>
          <w:kern w:val="0"/>
          <w:sz w:val="21"/>
          <w:szCs w:val="21"/>
          <w14:ligatures w14:val="none"/>
        </w:rPr>
      </w:pPr>
    </w:p>
    <w:p w14:paraId="11D2BCCB" w14:textId="77777777" w:rsidR="0057535C" w:rsidRPr="00887055" w:rsidRDefault="0057535C" w:rsidP="0057535C">
      <w:pPr>
        <w:spacing w:after="100" w:afterAutospacing="1" w:line="240" w:lineRule="auto"/>
        <w:rPr>
          <w:rFonts w:ascii="Segoe UI" w:eastAsia="Times New Roman" w:hAnsi="Segoe UI" w:cs="Segoe UI"/>
          <w:color w:val="1F2328"/>
          <w:kern w:val="0"/>
          <w:sz w:val="21"/>
          <w:szCs w:val="21"/>
          <w14:ligatures w14:val="none"/>
        </w:rPr>
      </w:pPr>
    </w:p>
    <w:p w14:paraId="5CA172CA" w14:textId="77777777" w:rsidR="0057535C" w:rsidRPr="00887055" w:rsidRDefault="0057535C" w:rsidP="0057535C">
      <w:pPr>
        <w:spacing w:after="0" w:line="240" w:lineRule="auto"/>
        <w:rPr>
          <w:rFonts w:ascii="Times New Roman" w:eastAsia="Times New Roman" w:hAnsi="Times New Roman" w:cs="Times New Roman"/>
          <w:kern w:val="0"/>
          <w14:ligatures w14:val="none"/>
        </w:rPr>
      </w:pPr>
    </w:p>
    <w:p w14:paraId="38BD8E51" w14:textId="77777777" w:rsidR="0057535C" w:rsidRPr="001E608E" w:rsidRDefault="0057535C" w:rsidP="0057535C">
      <w:pPr>
        <w:spacing w:after="100" w:afterAutospacing="1" w:line="240" w:lineRule="auto"/>
        <w:rPr>
          <w:rFonts w:ascii="Segoe UI" w:eastAsia="Times New Roman" w:hAnsi="Segoe UI" w:cs="Segoe UI"/>
          <w:color w:val="1F2328"/>
          <w:kern w:val="0"/>
          <w:sz w:val="21"/>
          <w:szCs w:val="21"/>
          <w14:ligatures w14:val="none"/>
        </w:rPr>
      </w:pPr>
    </w:p>
    <w:p w14:paraId="5B099895" w14:textId="77777777" w:rsidR="0057535C" w:rsidRPr="001E608E" w:rsidRDefault="0057535C" w:rsidP="0057535C">
      <w:pPr>
        <w:spacing w:after="0" w:line="240" w:lineRule="auto"/>
        <w:rPr>
          <w:rFonts w:ascii="Times New Roman" w:eastAsia="Times New Roman" w:hAnsi="Times New Roman" w:cs="Times New Roman"/>
          <w:kern w:val="0"/>
          <w14:ligatures w14:val="none"/>
        </w:rPr>
      </w:pPr>
    </w:p>
    <w:p w14:paraId="1A2F8032" w14:textId="77777777" w:rsidR="0057535C" w:rsidRDefault="0057535C" w:rsidP="0057535C"/>
    <w:p w14:paraId="01B75846" w14:textId="77777777" w:rsidR="00924B5F" w:rsidRDefault="00924B5F"/>
    <w:sectPr w:rsidR="00924B5F" w:rsidSect="00637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31279"/>
    <w:multiLevelType w:val="hybridMultilevel"/>
    <w:tmpl w:val="123CED86"/>
    <w:lvl w:ilvl="0" w:tplc="CBC83E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6631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Dekker">
    <w15:presenceInfo w15:providerId="AD" w15:userId="S::andre.dekker@maastro.nl::760d809b-97a7-4d69-9d7d-9eb7b259c5a1"/>
  </w15:person>
  <w15:person w15:author="Mark Phillips">
    <w15:presenceInfo w15:providerId="Windows Live" w15:userId="94e3870de650d3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5C"/>
    <w:rsid w:val="00041381"/>
    <w:rsid w:val="001A20E3"/>
    <w:rsid w:val="004A1985"/>
    <w:rsid w:val="0057535C"/>
    <w:rsid w:val="00611E0F"/>
    <w:rsid w:val="00616975"/>
    <w:rsid w:val="00624E10"/>
    <w:rsid w:val="00637524"/>
    <w:rsid w:val="00741224"/>
    <w:rsid w:val="00924B5F"/>
    <w:rsid w:val="009E7ACD"/>
    <w:rsid w:val="00A0248F"/>
    <w:rsid w:val="00B66896"/>
    <w:rsid w:val="00B75FC6"/>
    <w:rsid w:val="00E22EEE"/>
    <w:rsid w:val="00E41615"/>
    <w:rsid w:val="00EA7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7379"/>
  <w15:chartTrackingRefBased/>
  <w15:docId w15:val="{E78BCC7B-4DBA-6948-8EC8-B3FF31F0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35C"/>
  </w:style>
  <w:style w:type="paragraph" w:styleId="Heading1">
    <w:name w:val="heading 1"/>
    <w:basedOn w:val="Normal"/>
    <w:next w:val="Normal"/>
    <w:link w:val="Heading1Char"/>
    <w:uiPriority w:val="9"/>
    <w:qFormat/>
    <w:rsid w:val="00575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35C"/>
    <w:rPr>
      <w:rFonts w:eastAsiaTheme="majorEastAsia" w:cstheme="majorBidi"/>
      <w:color w:val="272727" w:themeColor="text1" w:themeTint="D8"/>
    </w:rPr>
  </w:style>
  <w:style w:type="paragraph" w:styleId="Title">
    <w:name w:val="Title"/>
    <w:basedOn w:val="Normal"/>
    <w:next w:val="Normal"/>
    <w:link w:val="TitleChar"/>
    <w:uiPriority w:val="10"/>
    <w:qFormat/>
    <w:rsid w:val="00575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35C"/>
    <w:pPr>
      <w:spacing w:before="160"/>
      <w:jc w:val="center"/>
    </w:pPr>
    <w:rPr>
      <w:i/>
      <w:iCs/>
      <w:color w:val="404040" w:themeColor="text1" w:themeTint="BF"/>
    </w:rPr>
  </w:style>
  <w:style w:type="character" w:customStyle="1" w:styleId="QuoteChar">
    <w:name w:val="Quote Char"/>
    <w:basedOn w:val="DefaultParagraphFont"/>
    <w:link w:val="Quote"/>
    <w:uiPriority w:val="29"/>
    <w:rsid w:val="0057535C"/>
    <w:rPr>
      <w:i/>
      <w:iCs/>
      <w:color w:val="404040" w:themeColor="text1" w:themeTint="BF"/>
    </w:rPr>
  </w:style>
  <w:style w:type="paragraph" w:styleId="ListParagraph">
    <w:name w:val="List Paragraph"/>
    <w:basedOn w:val="Normal"/>
    <w:uiPriority w:val="34"/>
    <w:qFormat/>
    <w:rsid w:val="0057535C"/>
    <w:pPr>
      <w:ind w:left="720"/>
      <w:contextualSpacing/>
    </w:pPr>
  </w:style>
  <w:style w:type="character" w:styleId="IntenseEmphasis">
    <w:name w:val="Intense Emphasis"/>
    <w:basedOn w:val="DefaultParagraphFont"/>
    <w:uiPriority w:val="21"/>
    <w:qFormat/>
    <w:rsid w:val="0057535C"/>
    <w:rPr>
      <w:i/>
      <w:iCs/>
      <w:color w:val="0F4761" w:themeColor="accent1" w:themeShade="BF"/>
    </w:rPr>
  </w:style>
  <w:style w:type="paragraph" w:styleId="IntenseQuote">
    <w:name w:val="Intense Quote"/>
    <w:basedOn w:val="Normal"/>
    <w:next w:val="Normal"/>
    <w:link w:val="IntenseQuoteChar"/>
    <w:uiPriority w:val="30"/>
    <w:qFormat/>
    <w:rsid w:val="00575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35C"/>
    <w:rPr>
      <w:i/>
      <w:iCs/>
      <w:color w:val="0F4761" w:themeColor="accent1" w:themeShade="BF"/>
    </w:rPr>
  </w:style>
  <w:style w:type="character" w:styleId="IntenseReference">
    <w:name w:val="Intense Reference"/>
    <w:basedOn w:val="DefaultParagraphFont"/>
    <w:uiPriority w:val="32"/>
    <w:qFormat/>
    <w:rsid w:val="0057535C"/>
    <w:rPr>
      <w:b/>
      <w:bCs/>
      <w:smallCaps/>
      <w:color w:val="0F4761" w:themeColor="accent1" w:themeShade="BF"/>
      <w:spacing w:val="5"/>
    </w:rPr>
  </w:style>
  <w:style w:type="paragraph" w:styleId="Revision">
    <w:name w:val="Revision"/>
    <w:hidden/>
    <w:uiPriority w:val="99"/>
    <w:semiHidden/>
    <w:rsid w:val="009E7A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url.obolibrary.org/obo/MAXO_00000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Phillips</dc:creator>
  <cp:keywords/>
  <dc:description/>
  <cp:lastModifiedBy>Mark Phillips</cp:lastModifiedBy>
  <cp:revision>2</cp:revision>
  <dcterms:created xsi:type="dcterms:W3CDTF">2025-09-21T15:33:00Z</dcterms:created>
  <dcterms:modified xsi:type="dcterms:W3CDTF">2025-09-21T15:33:00Z</dcterms:modified>
</cp:coreProperties>
</file>